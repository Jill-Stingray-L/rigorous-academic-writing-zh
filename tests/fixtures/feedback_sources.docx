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匿名学术报告反馈夹具</w:t>
      </w:r>
    </w:p>
    <w:p>
      <w:r>
        <w:rPr>
          <w:rFonts w:ascii="宋体" w:hAnsi="宋体" w:eastAsia="宋体"/>
          <w:i/>
          <w:sz w:val="18"/>
        </w:rPr>
        <w:t>本文档仅用于测试反馈来源区分，所有内容均为虚构。</w:t>
      </w:r>
    </w:p>
    <w:p>
      <w:pPr>
        <w:pStyle w:val="Heading1"/>
      </w:pPr>
      <w:r>
        <w:t>1 研究范围</w:t>
      </w:r>
    </w:p>
    <w:p>
      <w:commentRangeStart w:id="0"/>
      <w:r>
        <w:rPr>
          <w:rFonts w:ascii="宋体" w:hAnsi="宋体" w:eastAsia="宋体"/>
          <w:sz w:val="22"/>
        </w:rPr>
        <w:t>本研究拟比较两个匿名样本组在不同季节的观测差异。</w:t>
      </w:r>
      <w:commentRangeEnd w:id="0"/>
      <w:r>
        <w:commentReference w:id="0"/>
      </w:r>
    </w:p>
    <w:p>
      <w:pPr>
        <w:pStyle w:val="Heading1"/>
      </w:pPr>
      <w:r>
        <w:t>2 分析方法</w:t>
      </w:r>
    </w:p>
    <w:p>
      <w:r>
        <w:rPr>
          <w:rFonts w:ascii="宋体" w:hAnsi="宋体" w:eastAsia="宋体"/>
          <w:sz w:val="22"/>
        </w:rPr>
        <w:t>本文采用</w:t>
      </w:r>
      <w:del w:id="1" w:author="匿名评审者" w:date="2026-08-31T05:29:27Z">
        <w:r>
          <w:delText>平均值</w:delText>
        </w:r>
      </w:del>
      <w:ins w:id="2" w:author="匿名评审者" w:date="2026-08-31T05:29:27Z">
        <w:r>
          <w:t>描述性统计</w:t>
        </w:r>
      </w:ins>
      <w:r>
        <w:rPr>
          <w:rFonts w:ascii="宋体" w:hAnsi="宋体" w:eastAsia="宋体"/>
          <w:sz w:val="22"/>
        </w:rPr>
        <w:t>比较两个匿名样本组的差异，并记录统计范围。</w:t>
      </w:r>
    </w:p>
    <w:p>
      <w:pPr>
        <w:pStyle w:val="Heading1"/>
      </w:pPr>
      <w:r>
        <w:t>3 结果表述</w:t>
      </w:r>
    </w:p>
    <w:p>
      <w:r>
        <w:rPr>
          <w:rFonts w:ascii="宋体" w:hAnsi="宋体" w:eastAsia="宋体"/>
          <w:sz w:val="22"/>
          <w:highlight w:val="yellow"/>
        </w:rPr>
        <w:t>统计范围包括春季和夏季</w:t>
      </w:r>
      <w:r>
        <w:rPr>
          <w:rFonts w:ascii="宋体" w:hAnsi="宋体" w:eastAsia="宋体"/>
          <w:sz w:val="22"/>
        </w:rPr>
        <w:t>；</w:t>
      </w:r>
      <w:r>
        <w:rPr>
          <w:rFonts w:ascii="宋体" w:hAnsi="宋体" w:eastAsia="宋体"/>
          <w:color w:val="C00000"/>
          <w:sz w:val="22"/>
        </w:rPr>
        <w:t>该结论仍需核对原始记录</w:t>
      </w:r>
      <w:r>
        <w:rPr>
          <w:rFonts w:ascii="宋体" w:hAnsi="宋体" w:eastAsia="宋体"/>
          <w:sz w:val="22"/>
        </w:rPr>
        <w:t>。</w:t>
      </w:r>
    </w:p>
    <w:p>
      <w:pPr>
        <w:pStyle w:val="Heading1"/>
      </w:pPr>
      <w:r>
        <w:t>4 讨论边界</w:t>
      </w:r>
    </w:p>
    <w:p>
      <w:r>
        <w:rPr>
          <w:rFonts w:ascii="宋体" w:hAnsi="宋体" w:eastAsia="宋体"/>
          <w:sz w:val="22"/>
        </w:rPr>
        <w:t>现有材料只能支持描述性比较，不能据此确认季节变化是差异原因。</w:t>
      </w:r>
    </w:p>
    <w:p>
      <w:pPr>
        <w:pStyle w:val="Heading1"/>
      </w:pPr>
      <w:r>
        <w:t>5 后续分析</w:t>
      </w:r>
    </w:p>
    <w:p>
      <w:r>
        <w:rPr>
          <w:rFonts w:ascii="宋体" w:hAnsi="宋体" w:eastAsia="宋体"/>
          <w:sz w:val="22"/>
        </w:rPr>
        <w:t>后续拟补充观测记录并检查统计口径，当前没有运行或验收结果。</w:t>
      </w:r>
    </w:p>
    <w:sectPr w:rsidR="00FC693F" w:rsidRPr="0006063C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匿名评审者" w:date="2026-08-31T05:29:27Z">
    <w:p>
      <w:r>
        <w:t>请明确样本纳入范围，并保持与摘要中的研究范围一致。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匿名学术报告反馈夹具</dc:title>
  <dc:subject>Forward-test fixture</dc:subject>
  <dc:creator>Anonymous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